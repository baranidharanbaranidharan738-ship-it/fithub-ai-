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300" w:lineRule="auto"/>
        <w:rPr/>
      </w:pPr>
      <w:r w:rsidDel="00000000" w:rsidR="00000000" w:rsidRPr="00000000">
        <w:rPr>
          <w:b w:val="1"/>
          <w:sz w:val="44"/>
          <w:szCs w:val="44"/>
          <w:rtl w:val="0"/>
        </w:rPr>
        <w:t xml:space="preserve">FitHub AI — Project Documentation</w:t>
      </w:r>
      <w:r w:rsidDel="00000000" w:rsidR="00000000" w:rsidRPr="00000000">
        <w:rPr>
          <w:rtl w:val="0"/>
        </w:rPr>
      </w:r>
    </w:p>
    <w:p w:rsidR="00000000" w:rsidDel="00000000" w:rsidP="00000000" w:rsidRDefault="00000000" w:rsidRPr="00000000" w14:paraId="00000002">
      <w:pPr>
        <w:pStyle w:val="Heading1"/>
        <w:spacing w:after="120" w:before="240" w:lineRule="auto"/>
        <w:rPr/>
      </w:pPr>
      <w:r w:rsidDel="00000000" w:rsidR="00000000" w:rsidRPr="00000000">
        <w:rPr>
          <w:rtl w:val="0"/>
        </w:rPr>
        <w:t xml:space="preserve">1. Overview</w:t>
      </w:r>
    </w:p>
    <w:p w:rsidR="00000000" w:rsidDel="00000000" w:rsidP="00000000" w:rsidRDefault="00000000" w:rsidRPr="00000000" w14:paraId="00000003">
      <w:pPr>
        <w:spacing w:after="120" w:lineRule="auto"/>
        <w:rPr/>
      </w:pPr>
      <w:r w:rsidDel="00000000" w:rsidR="00000000" w:rsidRPr="00000000">
        <w:rPr>
          <w:rtl w:val="0"/>
        </w:rPr>
        <w:t xml:space="preserve">FitHub AI is an AI-powered fitness coaching web application with the tagline “Train smarter. Live better.” It creates personalized workout routines, tracks progress, and helps users stay consistent with smart fitness coaching built around their goals. The app has a marketing-style home page, a dashboard, an interactive workout planner, and a contact page, and is deployed to a live server accessible over HTTP.</w:t>
      </w:r>
    </w:p>
    <w:p w:rsidR="00000000" w:rsidDel="00000000" w:rsidP="00000000" w:rsidRDefault="00000000" w:rsidRPr="00000000" w14:paraId="00000004">
      <w:pPr>
        <w:pStyle w:val="Heading1"/>
        <w:spacing w:after="120" w:before="240" w:lineRule="auto"/>
        <w:rPr/>
      </w:pPr>
      <w:r w:rsidDel="00000000" w:rsidR="00000000" w:rsidRPr="00000000">
        <w:rPr>
          <w:rtl w:val="0"/>
        </w:rPr>
        <w:t xml:space="preserve">2. Tech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shd w:fill="d9e2f3" w:val="clear"/>
          </w:tcPr>
          <w:p w:rsidR="00000000" w:rsidDel="00000000" w:rsidP="00000000" w:rsidRDefault="00000000" w:rsidRPr="00000000" w14:paraId="00000005">
            <w:pPr>
              <w:rPr/>
            </w:pPr>
            <w:r w:rsidDel="00000000" w:rsidR="00000000" w:rsidRPr="00000000">
              <w:rPr>
                <w:b w:val="1"/>
                <w:rtl w:val="0"/>
              </w:rPr>
              <w:t xml:space="preserve">Layer</w:t>
            </w:r>
            <w:r w:rsidDel="00000000" w:rsidR="00000000" w:rsidRPr="00000000">
              <w:rPr>
                <w:rtl w:val="0"/>
              </w:rPr>
            </w:r>
          </w:p>
        </w:tc>
        <w:tc>
          <w:tcPr>
            <w:shd w:fill="d9e2f3" w:val="clear"/>
          </w:tcPr>
          <w:p w:rsidR="00000000" w:rsidDel="00000000" w:rsidP="00000000" w:rsidRDefault="00000000" w:rsidRPr="00000000" w14:paraId="00000006">
            <w:pPr>
              <w:rPr/>
            </w:pPr>
            <w:r w:rsidDel="00000000" w:rsidR="00000000" w:rsidRPr="00000000">
              <w:rPr>
                <w:b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Backend Framework</w:t>
            </w:r>
          </w:p>
        </w:tc>
        <w:tc>
          <w:tcPr/>
          <w:p w:rsidR="00000000" w:rsidDel="00000000" w:rsidP="00000000" w:rsidRDefault="00000000" w:rsidRPr="00000000" w14:paraId="00000008">
            <w:pPr>
              <w:rPr/>
            </w:pPr>
            <w:r w:rsidDel="00000000" w:rsidR="00000000" w:rsidRPr="00000000">
              <w:rPr>
                <w:rtl w:val="0"/>
              </w:rPr>
              <w:t xml:space="preserve">FastAPI (Python)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Templating</w:t>
            </w:r>
          </w:p>
        </w:tc>
        <w:tc>
          <w:tcPr/>
          <w:p w:rsidR="00000000" w:rsidDel="00000000" w:rsidP="00000000" w:rsidRDefault="00000000" w:rsidRPr="00000000" w14:paraId="0000000A">
            <w:pPr>
              <w:rPr/>
            </w:pPr>
            <w:r w:rsidDel="00000000" w:rsidR="00000000" w:rsidRPr="00000000">
              <w:rPr>
                <w:rtl w:val="0"/>
              </w:rPr>
              <w:t xml:space="preserve">Jinja2 (base.html, home.html, dashboard.html, planner.html, contact.html, index.html)</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ORM / Database</w:t>
            </w:r>
          </w:p>
        </w:tc>
        <w:tc>
          <w:tcPr/>
          <w:p w:rsidR="00000000" w:rsidDel="00000000" w:rsidP="00000000" w:rsidRDefault="00000000" w:rsidRPr="00000000" w14:paraId="0000000C">
            <w:pPr>
              <w:rPr/>
            </w:pPr>
            <w:r w:rsidDel="00000000" w:rsidR="00000000" w:rsidRPr="00000000">
              <w:rPr>
                <w:rtl w:val="0"/>
              </w:rPr>
              <w:t xml:space="preserve">SQLAlchemy + SQLite (fitbuddy.db)</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AI Provider</w:t>
            </w:r>
          </w:p>
        </w:tc>
        <w:tc>
          <w:tcPr/>
          <w:p w:rsidR="00000000" w:rsidDel="00000000" w:rsidP="00000000" w:rsidRDefault="00000000" w:rsidRPr="00000000" w14:paraId="0000000E">
            <w:pPr>
              <w:rPr/>
            </w:pPr>
            <w:r w:rsidDel="00000000" w:rsidR="00000000" w:rsidRPr="00000000">
              <w:rPr>
                <w:rtl w:val="0"/>
              </w:rPr>
              <w:t xml:space="preserve">Google Gemini API — gemini-2.5-flash used for both workout generation and tips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Server</w:t>
            </w:r>
          </w:p>
        </w:tc>
        <w:tc>
          <w:tcPr/>
          <w:p w:rsidR="00000000" w:rsidDel="00000000" w:rsidP="00000000" w:rsidRDefault="00000000" w:rsidRPr="00000000" w14:paraId="00000010">
            <w:pPr>
              <w:rPr/>
            </w:pPr>
            <w:r w:rsidDel="00000000" w:rsidR="00000000" w:rsidRPr="00000000">
              <w:rPr>
                <w:rtl w:val="0"/>
              </w:rPr>
              <w:t xml:space="preserve">Uvicorn (ASGI)</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Config Management</w:t>
            </w:r>
          </w:p>
        </w:tc>
        <w:tc>
          <w:tcPr/>
          <w:p w:rsidR="00000000" w:rsidDel="00000000" w:rsidP="00000000" w:rsidRDefault="00000000" w:rsidRPr="00000000" w14:paraId="00000012">
            <w:pPr>
              <w:rPr/>
            </w:pPr>
            <w:r w:rsidDel="00000000" w:rsidR="00000000" w:rsidRPr="00000000">
              <w:rPr>
                <w:rtl w:val="0"/>
              </w:rPr>
              <w:t xml:space="preserve">.env file (APP_NAME, DATABASE_URL, GOOGLE_API_KEY, model names, ADMIN_TOKEN)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Deployment</w:t>
            </w:r>
          </w:p>
        </w:tc>
        <w:tc>
          <w:tcPr/>
          <w:p w:rsidR="00000000" w:rsidDel="00000000" w:rsidP="00000000" w:rsidRDefault="00000000" w:rsidRPr="00000000" w14:paraId="00000014">
            <w:pPr>
              <w:rPr/>
            </w:pPr>
            <w:r w:rsidDel="00000000" w:rsidR="00000000" w:rsidRPr="00000000">
              <w:rPr>
                <w:rtl w:val="0"/>
              </w:rPr>
              <w:t xml:space="preserve">Dockerfile + Procfile + render.yaml, plus a deploy_vps.sh script for VPS deployment</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Frontend</w:t>
            </w:r>
          </w:p>
        </w:tc>
        <w:tc>
          <w:tcPr/>
          <w:p w:rsidR="00000000" w:rsidDel="00000000" w:rsidP="00000000" w:rsidRDefault="00000000" w:rsidRPr="00000000" w14:paraId="00000016">
            <w:pPr>
              <w:rPr/>
            </w:pPr>
            <w:r w:rsidDel="00000000" w:rsidR="00000000" w:rsidRPr="00000000">
              <w:rPr>
                <w:rtl w:val="0"/>
              </w:rPr>
              <w:t xml:space="preserve">HTML/Jinja2 templates with a dark, gradient-accented UI</w:t>
            </w:r>
          </w:p>
        </w:tc>
      </w:tr>
    </w:tbl>
    <w:p w:rsidR="00000000" w:rsidDel="00000000" w:rsidP="00000000" w:rsidRDefault="00000000" w:rsidRPr="00000000" w14:paraId="00000017">
      <w:pPr>
        <w:pStyle w:val="Heading1"/>
        <w:spacing w:after="120" w:before="240" w:lineRule="auto"/>
        <w:rPr/>
      </w:pPr>
      <w:r w:rsidDel="00000000" w:rsidR="00000000" w:rsidRPr="00000000">
        <w:rPr>
          <w:rtl w:val="0"/>
        </w:rPr>
        <w:t xml:space="preserve">3. Pages &amp; Core Features</w:t>
      </w:r>
    </w:p>
    <w:p w:rsidR="00000000" w:rsidDel="00000000" w:rsidP="00000000" w:rsidRDefault="00000000" w:rsidRPr="00000000" w14:paraId="00000018">
      <w:pPr>
        <w:spacing w:after="120" w:lineRule="auto"/>
        <w:rPr/>
      </w:pPr>
      <w:r w:rsidDel="00000000" w:rsidR="00000000" w:rsidRPr="00000000">
        <w:rPr>
          <w:b w:val="1"/>
          <w:rtl w:val="0"/>
        </w:rPr>
        <w:t xml:space="preserve">Navigation: Home | Dashboard | Workout Planner | Contact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Home page — hero section (“Train smarter. Live better.”) with a call to action (Start free / View dashboard) and a live stats widget showing a progress ring (e.g. 74%), step count, active minutes, and a fitness score, plus a “Why people choose FitHub” section.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Dashboard — user/coach view of progress and stored plans.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Workout Planner — a multi-field form that collects: Goal (e.g. Lose fat), Available time per session, Experience level, Training style, Days per week, Equipment available, Body focus, Recovery status, Height, Weight, Target weight, BMI goal, and Preferred training days.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AI-Generated Workout Output — after clicking “Generate plan,” the app displays an AI-generated card with estimated calories burned, focus area, and level, followed by a categorized exercise breakdown (Warm-up, Cardio, Leg, Upper body, etc.) with reps or duration per exercise.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Contact page for user inquiries.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Admin/config controls via an ADMIN_TOKEN environment variable.</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20" w:before="240" w:lineRule="auto"/>
        <w:rPr/>
      </w:pPr>
      <w:r w:rsidDel="00000000" w:rsidR="00000000" w:rsidRPr="00000000">
        <w:rPr>
          <w:rtl w:val="0"/>
        </w:rPr>
        <w:t xml:space="preserve">4. Project Structure</w:t>
      </w:r>
    </w:p>
    <w:p w:rsidR="00000000" w:rsidDel="00000000" w:rsidP="00000000" w:rsidRDefault="00000000" w:rsidRPr="00000000" w14:paraId="00000021">
      <w:pPr>
        <w:spacing w:after="120" w:lineRule="auto"/>
        <w:rPr/>
      </w:pPr>
      <w:r w:rsidDel="00000000" w:rsidR="00000000" w:rsidRPr="00000000">
        <w:rPr>
          <w:rFonts w:ascii="Consolas" w:cs="Consolas" w:eastAsia="Consolas" w:hAnsi="Consolas"/>
          <w:rtl w:val="0"/>
        </w:rPr>
        <w:t xml:space="preserve">fitbuddy-ai.nit/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onsolas" w:cs="Consolas" w:eastAsia="Consolas" w:hAnsi="Consolas"/>
          <w:rtl w:val="0"/>
        </w:rPr>
        <w:t xml:space="preserve">├── app/</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Consolas" w:cs="Consolas" w:eastAsia="Consolas" w:hAnsi="Consolas"/>
          <w:rtl w:val="0"/>
        </w:rPr>
        <w:t xml:space="preserve">│   ├── __init__.py</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onsolas" w:cs="Consolas" w:eastAsia="Consolas" w:hAnsi="Consolas"/>
          <w:rtl w:val="0"/>
        </w:rPr>
        <w:t xml:space="preserve">│   ├── config.py          # Loads settings from .env</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onsolas" w:cs="Consolas" w:eastAsia="Consolas" w:hAnsi="Consolas"/>
          <w:rtl w:val="0"/>
        </w:rPr>
        <w:t xml:space="preserve">│   ├── main.py            # FastAPI app entry point</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onsolas" w:cs="Consolas" w:eastAsia="Consolas" w:hAnsi="Consolas"/>
          <w:rtl w:val="0"/>
        </w:rPr>
        <w:t xml:space="preserve">│   ├── routes.py          # Route handlers for all pages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Consolas" w:cs="Consolas" w:eastAsia="Consolas" w:hAnsi="Consolas"/>
          <w:rtl w:val="0"/>
        </w:rPr>
        <w:t xml:space="preserve">│   └── template/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onsolas" w:cs="Consolas" w:eastAsia="Consolas" w:hAnsi="Consolas"/>
          <w:rtl w:val="0"/>
        </w:rPr>
        <w:t xml:space="preserve">│       ├── base.html</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onsolas" w:cs="Consolas" w:eastAsia="Consolas" w:hAnsi="Consolas"/>
          <w:rtl w:val="0"/>
        </w:rPr>
        <w:t xml:space="preserve">│       ├── home.html</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onsolas" w:cs="Consolas" w:eastAsia="Consolas" w:hAnsi="Consolas"/>
          <w:rtl w:val="0"/>
        </w:rPr>
        <w:t xml:space="preserve">│       ├── dashboard.html</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onsolas" w:cs="Consolas" w:eastAsia="Consolas" w:hAnsi="Consolas"/>
          <w:rtl w:val="0"/>
        </w:rPr>
        <w:t xml:space="preserve">│       ├── planner.html</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onsolas" w:cs="Consolas" w:eastAsia="Consolas" w:hAnsi="Consolas"/>
          <w:rtl w:val="0"/>
        </w:rPr>
        <w:t xml:space="preserve">│       ├── contact.html</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onsolas" w:cs="Consolas" w:eastAsia="Consolas" w:hAnsi="Consolas"/>
          <w:rtl w:val="0"/>
        </w:rPr>
        <w:t xml:space="preserve">│       └── index.html</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onsolas" w:cs="Consolas" w:eastAsia="Consolas" w:hAnsi="Consolas"/>
          <w:rtl w:val="0"/>
        </w:rPr>
        <w:t xml:space="preserve">├── venv/</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onsolas" w:cs="Consolas" w:eastAsia="Consolas" w:hAnsi="Consolas"/>
          <w:rtl w:val="0"/>
        </w:rPr>
        <w:t xml:space="preserve">├── .env / .env.example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onsolas" w:cs="Consolas" w:eastAsia="Consolas" w:hAnsi="Consolas"/>
          <w:rtl w:val="0"/>
        </w:rPr>
        <w:t xml:space="preserve">├── .dockerignore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onsolas" w:cs="Consolas" w:eastAsia="Consolas" w:hAnsi="Consolas"/>
          <w:rtl w:val="0"/>
        </w:rPr>
        <w:t xml:space="preserve">├── Dockerfile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onsolas" w:cs="Consolas" w:eastAsia="Consolas" w:hAnsi="Consolas"/>
          <w:rtl w:val="0"/>
        </w:rPr>
        <w:t xml:space="preserve">├── Procfile</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onsolas" w:cs="Consolas" w:eastAsia="Consolas" w:hAnsi="Consolas"/>
          <w:rtl w:val="0"/>
        </w:rPr>
        <w:t xml:space="preserve">├── render.yaml</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onsolas" w:cs="Consolas" w:eastAsia="Consolas" w:hAnsi="Consolas"/>
          <w:rtl w:val="0"/>
        </w:rPr>
        <w:t xml:space="preserve">├── deploy_vps.sh          # VPS deployment script (git pull, venv setup, writes .env)</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onsolas" w:cs="Consolas" w:eastAsia="Consolas" w:hAnsi="Consolas"/>
          <w:rtl w:val="0"/>
        </w:rPr>
        <w:t xml:space="preserve">├── start.ps1</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Consolas" w:cs="Consolas" w:eastAsia="Consolas" w:hAnsi="Consolas"/>
          <w:rtl w:val="0"/>
        </w:rPr>
        <w:t xml:space="preserve">├── requirements.txt</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onsolas" w:cs="Consolas" w:eastAsia="Consolas" w:hAnsi="Consolas"/>
          <w:rtl w:val="0"/>
        </w:rPr>
        <w:t xml:space="preserve">└── runtime.txt</w:t>
      </w:r>
      <w:r w:rsidDel="00000000" w:rsidR="00000000" w:rsidRPr="00000000">
        <w:rPr>
          <w:rtl w:val="0"/>
        </w:rPr>
      </w:r>
    </w:p>
    <w:p w:rsidR="00000000" w:rsidDel="00000000" w:rsidP="00000000" w:rsidRDefault="00000000" w:rsidRPr="00000000" w14:paraId="00000038">
      <w:pPr>
        <w:pStyle w:val="Heading1"/>
        <w:spacing w:after="120" w:before="240" w:lineRule="auto"/>
        <w:rPr/>
      </w:pPr>
      <w:r w:rsidDel="00000000" w:rsidR="00000000" w:rsidRPr="00000000">
        <w:rPr>
          <w:rtl w:val="0"/>
        </w:rPr>
        <w:t xml:space="preserve">5. Configuration (.env)</w:t>
      </w:r>
    </w:p>
    <w:p w:rsidR="00000000" w:rsidDel="00000000" w:rsidP="00000000" w:rsidRDefault="00000000" w:rsidRPr="00000000" w14:paraId="00000039">
      <w:pPr>
        <w:spacing w:after="120" w:lineRule="auto"/>
        <w:rPr/>
      </w:pPr>
      <w:r w:rsidDel="00000000" w:rsidR="00000000" w:rsidRPr="00000000">
        <w:rPr>
          <w:rFonts w:ascii="Consolas" w:cs="Consolas" w:eastAsia="Consolas" w:hAnsi="Consolas"/>
          <w:rtl w:val="0"/>
        </w:rPr>
        <w:t xml:space="preserve">APP_NAME=FitHub AI</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Consolas" w:cs="Consolas" w:eastAsia="Consolas" w:hAnsi="Consolas"/>
          <w:rtl w:val="0"/>
        </w:rPr>
        <w:t xml:space="preserve">DATABASE_URL=sqlite:///./fitbuddy.db</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onsolas" w:cs="Consolas" w:eastAsia="Consolas" w:hAnsi="Consolas"/>
          <w:rtl w:val="0"/>
        </w:rPr>
        <w:t xml:space="preserve">GOOGLE_API_KEY=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Consolas" w:cs="Consolas" w:eastAsia="Consolas" w:hAnsi="Consolas"/>
          <w:rtl w:val="0"/>
        </w:rPr>
        <w:t xml:space="preserve">GEMINI_WORKOUT_MODEL=gemini-2.5-flash</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Consolas" w:cs="Consolas" w:eastAsia="Consolas" w:hAnsi="Consolas"/>
          <w:rtl w:val="0"/>
        </w:rPr>
        <w:t xml:space="preserve">GEMINI_TIP_MODEL=gemini-2.5-flash</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Consolas" w:cs="Consolas" w:eastAsia="Consolas" w:hAnsi="Consolas"/>
          <w:rtl w:val="0"/>
        </w:rPr>
        <w:t xml:space="preserve">ADMIN_TOKEN=fitbuddy-admin</w:t>
      </w:r>
      <w:r w:rsidDel="00000000" w:rsidR="00000000" w:rsidRPr="00000000">
        <w:rPr>
          <w:rtl w:val="0"/>
        </w:rPr>
      </w:r>
    </w:p>
    <w:p w:rsidR="00000000" w:rsidDel="00000000" w:rsidP="00000000" w:rsidRDefault="00000000" w:rsidRPr="00000000" w14:paraId="0000003F">
      <w:pPr>
        <w:pStyle w:val="Heading1"/>
        <w:spacing w:after="120" w:before="240" w:lineRule="auto"/>
        <w:rPr/>
      </w:pPr>
      <w:r w:rsidDel="00000000" w:rsidR="00000000" w:rsidRPr="00000000">
        <w:rPr>
          <w:rtl w:val="0"/>
        </w:rPr>
        <w:t xml:space="preserve">6. Deployment</w:t>
      </w:r>
    </w:p>
    <w:p w:rsidR="00000000" w:rsidDel="00000000" w:rsidP="00000000" w:rsidRDefault="00000000" w:rsidRPr="00000000" w14:paraId="00000040">
      <w:pPr>
        <w:spacing w:after="120" w:lineRule="auto"/>
        <w:rPr/>
      </w:pPr>
      <w:r w:rsidDel="00000000" w:rsidR="00000000" w:rsidRPr="00000000">
        <w:rPr>
          <w:rtl w:val="0"/>
        </w:rPr>
        <w:t xml:space="preserve">The deploy_vps.sh script automates deployment to a VPS: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Clones the repo into the app directory if not already present (git clone $GIT_REPO).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Creates a Python virtual environment and installs dependencies from requirements.txt.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Writes the .env file with app name, database URL, Gemini API key/model settings, and admin token.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Dockerfile, Procfile, and render.yaml are also included, so the app can alternatively be deployed as a container or on a platform like Render.</w:t>
      </w:r>
    </w:p>
    <w:p w:rsidR="00000000" w:rsidDel="00000000" w:rsidP="00000000" w:rsidRDefault="00000000" w:rsidRPr="00000000" w14:paraId="00000045">
      <w:pPr>
        <w:spacing w:after="120" w:lineRule="auto"/>
        <w:rPr/>
      </w:pPr>
      <w:r w:rsidDel="00000000" w:rsidR="00000000" w:rsidRPr="00000000">
        <w:rPr>
          <w:rtl w:val="0"/>
        </w:rPr>
        <w:t xml:space="preserve">The app is currently verified running locally at http://127.0.0.1:8012 (confirmed via a live HTTP check returning 200 OK).</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240" w:lineRule="auto"/>
        <w:rPr/>
      </w:pPr>
      <w:r w:rsidDel="00000000" w:rsidR="00000000" w:rsidRPr="00000000">
        <w:rPr>
          <w:rtl w:val="0"/>
        </w:rPr>
        <w:t xml:space="preserve">7. Setup &amp; Installation (Local)</w:t>
      </w:r>
    </w:p>
    <w:p w:rsidR="00000000" w:rsidDel="00000000" w:rsidP="00000000" w:rsidRDefault="00000000" w:rsidRPr="00000000" w14:paraId="00000048">
      <w:pPr>
        <w:spacing w:after="120" w:lineRule="auto"/>
        <w:rPr/>
      </w:pPr>
      <w:r w:rsidDel="00000000" w:rsidR="00000000" w:rsidRPr="00000000">
        <w:rPr>
          <w:b w:val="1"/>
          <w:rtl w:val="0"/>
        </w:rPr>
        <w:t xml:space="preserve">Windows (PowerShell):</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onsolas" w:cs="Consolas" w:eastAsia="Consolas" w:hAnsi="Consolas"/>
          <w:rtl w:val="0"/>
        </w:rPr>
        <w:t xml:space="preserve">python3 -m venv .venv</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onsolas" w:cs="Consolas" w:eastAsia="Consolas" w:hAnsi="Consolas"/>
          <w:rtl w:val="0"/>
        </w:rPr>
        <w:t xml:space="preserve">. .venv\Scripts\Activate.ps1</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onsolas" w:cs="Consolas" w:eastAsia="Consolas" w:hAnsi="Consolas"/>
          <w:rtl w:val="0"/>
        </w:rPr>
        <w:t xml:space="preserve">pip install --upgrade pip</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onsolas" w:cs="Consolas" w:eastAsia="Consolas" w:hAnsi="Consolas"/>
          <w:rtl w:val="0"/>
        </w:rPr>
        <w:t xml:space="preserve">pip install -r requirements.txt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onsolas" w:cs="Consolas" w:eastAsia="Consolas" w:hAnsi="Consolas"/>
          <w:rtl w:val="0"/>
        </w:rPr>
        <w:t xml:space="preserve"># create .env with the variables listed in section 5</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onsolas" w:cs="Consolas" w:eastAsia="Consolas" w:hAnsi="Consolas"/>
          <w:rtl w:val="0"/>
        </w:rPr>
        <w:t xml:space="preserve">uvicorn app.main:app --reload</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Once running, open the app in your browser at the configured host/port (e.g. http://127.0.0.1:8012).</w:t>
      </w:r>
    </w:p>
    <w:p w:rsidR="00000000" w:rsidDel="00000000" w:rsidP="00000000" w:rsidRDefault="00000000" w:rsidRPr="00000000" w14:paraId="00000050">
      <w:pPr>
        <w:pStyle w:val="Heading1"/>
        <w:spacing w:after="120" w:before="240" w:lineRule="auto"/>
        <w:rPr/>
      </w:pPr>
      <w:r w:rsidDel="00000000" w:rsidR="00000000" w:rsidRPr="00000000">
        <w:rPr>
          <w:rtl w:val="0"/>
        </w:rPr>
        <w:t xml:space="preserve">8. Screenshots</w:t>
      </w:r>
    </w:p>
    <w:p w:rsidR="00000000" w:rsidDel="00000000" w:rsidP="00000000" w:rsidRDefault="00000000" w:rsidRPr="00000000" w14:paraId="00000051">
      <w:pPr>
        <w:spacing w:after="120" w:lineRule="auto"/>
        <w:rPr/>
      </w:pPr>
      <w:r w:rsidDel="00000000" w:rsidR="00000000" w:rsidRPr="00000000">
        <w:rPr>
          <w:b w:val="1"/>
          <w:rtl w:val="0"/>
        </w:rPr>
        <w:t xml:space="preserve">VS Code — Project &amp; Deployment Script</w:t>
      </w:r>
      <w:r w:rsidDel="00000000" w:rsidR="00000000" w:rsidRPr="00000000">
        <w:rPr>
          <w:rtl w:val="0"/>
        </w:rPr>
      </w:r>
    </w:p>
    <w:p w:rsidR="00000000" w:rsidDel="00000000" w:rsidP="00000000" w:rsidRDefault="00000000" w:rsidRPr="00000000" w14:paraId="00000052">
      <w:pPr>
        <w:spacing w:after="60" w:before="120" w:lineRule="auto"/>
        <w:jc w:val="center"/>
        <w:rPr/>
      </w:pPr>
      <w:r w:rsidDel="00000000" w:rsidR="00000000" w:rsidRPr="00000000">
        <w:rPr/>
        <w:drawing>
          <wp:inline distB="0" distT="0" distL="0" distR="0">
            <wp:extent cx="5760720" cy="323882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jc w:val="center"/>
        <w:rPr/>
      </w:pPr>
      <w:r w:rsidDel="00000000" w:rsidR="00000000" w:rsidRPr="00000000">
        <w:rPr>
          <w:i w:val="1"/>
          <w:sz w:val="18"/>
          <w:szCs w:val="18"/>
          <w:rtl w:val="0"/>
        </w:rPr>
        <w:t xml:space="preserve">Figure 1: Project structure in VS Code and deploy_vps.sh, with a live HTTP 200 check confirming the site is running at http://127.0.0.1:8012.</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rtl w:val="0"/>
        </w:rPr>
        <w:t xml:space="preserve">Home Page</w:t>
      </w:r>
      <w:r w:rsidDel="00000000" w:rsidR="00000000" w:rsidRPr="00000000">
        <w:rPr>
          <w:rtl w:val="0"/>
        </w:rPr>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5760720" cy="323882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Rule="auto"/>
        <w:jc w:val="center"/>
        <w:rPr/>
      </w:pPr>
      <w:r w:rsidDel="00000000" w:rsidR="00000000" w:rsidRPr="00000000">
        <w:rPr>
          <w:i w:val="1"/>
          <w:sz w:val="18"/>
          <w:szCs w:val="18"/>
          <w:rtl w:val="0"/>
        </w:rPr>
        <w:t xml:space="preserve">Figure 2: FitHub AI home page — hero section, live stats widget, and navigation.</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1"/>
          <w:rtl w:val="0"/>
        </w:rPr>
        <w:t xml:space="preserve">Workout Planner</w:t>
      </w:r>
      <w:r w:rsidDel="00000000" w:rsidR="00000000" w:rsidRPr="00000000">
        <w:rPr>
          <w:rtl w:val="0"/>
        </w:rPr>
      </w:r>
    </w:p>
    <w:p w:rsidR="00000000" w:rsidDel="00000000" w:rsidP="00000000" w:rsidRDefault="00000000" w:rsidRPr="00000000" w14:paraId="00000058">
      <w:pPr>
        <w:spacing w:after="60" w:before="120" w:lineRule="auto"/>
        <w:jc w:val="center"/>
        <w:rPr/>
      </w:pPr>
      <w:r w:rsidDel="00000000" w:rsidR="00000000" w:rsidRPr="00000000">
        <w:rPr/>
        <w:drawing>
          <wp:inline distB="0" distT="0" distL="0" distR="0">
            <wp:extent cx="5760720" cy="323882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Rule="auto"/>
        <w:jc w:val="center"/>
        <w:rPr/>
      </w:pPr>
      <w:r w:rsidDel="00000000" w:rsidR="00000000" w:rsidRPr="00000000">
        <w:rPr>
          <w:i w:val="1"/>
          <w:sz w:val="18"/>
          <w:szCs w:val="18"/>
          <w:rtl w:val="0"/>
        </w:rPr>
        <w:t xml:space="preserve">Figure 3: Workout Planner form — Goal, session time, experience level, training style, days per week.</w:t>
      </w:r>
      <w:r w:rsidDel="00000000" w:rsidR="00000000" w:rsidRPr="00000000">
        <w:rPr>
          <w:rtl w:val="0"/>
        </w:rPr>
      </w:r>
    </w:p>
    <w:p w:rsidR="00000000" w:rsidDel="00000000" w:rsidP="00000000" w:rsidRDefault="00000000" w:rsidRPr="00000000" w14:paraId="0000005A">
      <w:pPr>
        <w:spacing w:after="60" w:before="120" w:lineRule="auto"/>
        <w:jc w:val="center"/>
        <w:rPr/>
      </w:pPr>
      <w:r w:rsidDel="00000000" w:rsidR="00000000" w:rsidRPr="00000000">
        <w:rPr/>
        <w:drawing>
          <wp:inline distB="0" distT="0" distL="0" distR="0">
            <wp:extent cx="5760720" cy="3238824"/>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jc w:val="center"/>
        <w:rPr/>
      </w:pPr>
      <w:r w:rsidDel="00000000" w:rsidR="00000000" w:rsidRPr="00000000">
        <w:rPr>
          <w:i w:val="1"/>
          <w:sz w:val="18"/>
          <w:szCs w:val="18"/>
          <w:rtl w:val="0"/>
        </w:rPr>
        <w:t xml:space="preserve">Figure 4: Workout Planner form (continued) — equipment, body focus, recovery status, height/weight.</w:t>
      </w:r>
      <w:r w:rsidDel="00000000" w:rsidR="00000000" w:rsidRPr="00000000">
        <w:rPr>
          <w:rtl w:val="0"/>
        </w:rPr>
      </w:r>
    </w:p>
    <w:p w:rsidR="00000000" w:rsidDel="00000000" w:rsidP="00000000" w:rsidRDefault="00000000" w:rsidRPr="00000000" w14:paraId="0000005C">
      <w:pPr>
        <w:spacing w:after="60" w:before="120" w:lineRule="auto"/>
        <w:jc w:val="center"/>
        <w:rPr/>
      </w:pPr>
      <w:r w:rsidDel="00000000" w:rsidR="00000000" w:rsidRPr="00000000">
        <w:rPr/>
        <w:drawing>
          <wp:inline distB="0" distT="0" distL="0" distR="0">
            <wp:extent cx="5760720" cy="323882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i w:val="1"/>
          <w:sz w:val="18"/>
          <w:szCs w:val="18"/>
          <w:rtl w:val="0"/>
        </w:rPr>
        <w:t xml:space="preserve">Figure 5: Workout Planner form (continued) — target weight, BMI goal, preferred training days, and Generate plan button.</w:t>
      </w: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760720" cy="323882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720" cy="323882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jc w:val="center"/>
        <w:rPr/>
      </w:pPr>
      <w:r w:rsidDel="00000000" w:rsidR="00000000" w:rsidRPr="00000000">
        <w:rPr>
          <w:i w:val="1"/>
          <w:sz w:val="18"/>
          <w:szCs w:val="18"/>
          <w:rtl w:val="0"/>
        </w:rPr>
        <w:t xml:space="preserve">Figure 6: AI-generated workout output — calories, focus, level, and categorized exercises.</w:t>
      </w:r>
      <w:r w:rsidDel="00000000" w:rsidR="00000000" w:rsidRPr="00000000">
        <w:rPr>
          <w:rtl w:val="0"/>
        </w:rPr>
      </w:r>
    </w:p>
    <w:p w:rsidR="00000000" w:rsidDel="00000000" w:rsidP="00000000" w:rsidRDefault="00000000" w:rsidRPr="00000000" w14:paraId="00000060">
      <w:pPr>
        <w:pStyle w:val="Heading1"/>
        <w:spacing w:after="120" w:before="240" w:lineRule="auto"/>
        <w:rPr/>
      </w:pPr>
      <w:r w:rsidDel="00000000" w:rsidR="00000000" w:rsidRPr="00000000">
        <w:rPr>
          <w:rtl w:val="0"/>
        </w:rPr>
        <w:t xml:space="preserve">9. Known Limitations / Notes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Fitness and nutrition content generated by the app is general information only and is not a substitute for professional medical or dietary advice.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Admin/config access is protected only by a static ADMIN_TOKEN value — consider stronger authentication before any public deployment.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Verify GOOGLE_API_KEY is set in production; otherwise AI-dependent features may fail or need a fallback mode.</w:t>
      </w:r>
    </w:p>
    <w:p w:rsidR="00000000" w:rsidDel="00000000" w:rsidP="00000000" w:rsidRDefault="00000000" w:rsidRPr="00000000" w14:paraId="00000064">
      <w:pPr>
        <w:pStyle w:val="Heading1"/>
        <w:spacing w:after="120" w:before="240" w:lineRule="auto"/>
        <w:rPr/>
      </w:pPr>
      <w:r w:rsidDel="00000000" w:rsidR="00000000" w:rsidRPr="00000000">
        <w:rPr>
          <w:rtl w:val="0"/>
        </w:rPr>
        <w:t xml:space="preserve">10. Future Enhancements (Suggested)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user authentication/login for the dashboard.</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Persist and visualize historical progress (steps, active minutes, score trends).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automated tests for the planner form and AI output generation.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ns w:author="Me" w:id="0" w:date="2026-09-26T11:38:05Z"/>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 up HTTPS and a custom domain for the production deployment.</w:t>
      </w:r>
      <w:ins w:author="Me" w:id="0" w:date="2026-09-26T11:38:05Z">
        <w:r w:rsidDel="00000000" w:rsidR="00000000" w:rsidRPr="00000000">
          <w:rPr>
            <w:rtl w:val="0"/>
          </w:rPr>
        </w:r>
      </w:ins>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ns w:author="Me" w:id="0" w:date="2026-09-26T11:38:05Z"/>
          <w:b w:val="1"/>
        </w:rPr>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summited by </w:t>
        </w:r>
      </w:ins>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ins w:author="Me" w:id="0" w:date="2026-09-26T11:38:05Z"/>
          <w:u w:val="none"/>
        </w:rPr>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Baranidharan s</w:t>
        </w:r>
      </w:ins>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ins w:author="Me" w:id="0" w:date="2026-09-26T11:38:05Z"/>
          <w:u w:val="none"/>
        </w:rPr>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Bharathkumar v</w:t>
        </w:r>
      </w:ins>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ins w:author="Me" w:id="0" w:date="2026-09-26T11:38:05Z"/>
          <w:u w:val="none"/>
        </w:rPr>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Gokulkannan s</w:t>
        </w:r>
      </w:ins>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ins w:author="Me" w:id="0" w:date="2026-09-26T11:38:05Z"/>
          <w:u w:val="none"/>
        </w:rPr>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Manikandhan a</w:t>
        </w:r>
      </w:ins>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ins w:author="Me" w:id="0" w:date="2026-09-26T11:38:05Z"/>
          <w:u w:val="none"/>
        </w:rPr>
      </w:pPr>
      <w:ins w:author="Me" w:id="0" w:date="2026-09-26T11:38:05Z">
        <w:r w:rsidDel="00000000" w:rsidR="00000000" w:rsidRPr="00000000">
          <w:rPr>
            <w:rtl w:val="0"/>
          </w:rPr>
        </w:r>
      </w:ins>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Change w:author="Me" w:id="1" w:date="2026-09-26T11:38:05Z">
            <w:rPr/>
          </w:rPrChange>
        </w:rPr>
        <w:pPrChange w:author="Me" w:id="0" w:date="2026-09-26T11:38:05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pPrChange>
      </w:pPr>
      <w:ins w:author="Me" w:id="0" w:date="2026-09-26T11:38:05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ins>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